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lineRule="auto"/>
        <w:ind w:right="-40.8661417322827" w:firstLine="72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42"/>
          <w:szCs w:val="42"/>
          <w:rtl w:val="0"/>
        </w:rPr>
        <w:t xml:space="preserve">H1- </w:t>
      </w:r>
      <w:r w:rsidDel="00000000" w:rsidR="00000000" w:rsidRPr="00000000">
        <w:rPr>
          <w:sz w:val="24"/>
          <w:szCs w:val="24"/>
          <w:rtl w:val="1"/>
        </w:rPr>
        <w:t xml:space="preserve">הסכם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סודיות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lineRule="auto"/>
        <w:ind w:right="-40.8661417322827" w:firstLine="720"/>
        <w:rPr>
          <w:rFonts w:ascii="David" w:cs="David" w:eastAsia="David" w:hAnsi="David"/>
          <w:sz w:val="42"/>
          <w:szCs w:val="42"/>
        </w:rPr>
      </w:pPr>
      <w:r w:rsidDel="00000000" w:rsidR="00000000" w:rsidRPr="00000000">
        <w:rPr>
          <w:rFonts w:ascii="David" w:cs="David" w:eastAsia="David" w:hAnsi="David"/>
          <w:sz w:val="42"/>
          <w:szCs w:val="42"/>
          <w:rtl w:val="0"/>
        </w:rPr>
        <w:t xml:space="preserve">H2-</w:t>
      </w:r>
      <w:r w:rsidDel="00000000" w:rsidR="00000000" w:rsidRPr="00000000">
        <w:rPr>
          <w:sz w:val="24"/>
          <w:szCs w:val="24"/>
          <w:rtl w:val="1"/>
        </w:rPr>
        <w:t xml:space="preserve">הסכם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סודיות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לדוגמא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lineRule="auto"/>
        <w:ind w:right="-40.8661417322827" w:firstLine="720"/>
        <w:rPr>
          <w:rFonts w:ascii="David" w:cs="David" w:eastAsia="David" w:hAnsi="David"/>
          <w:sz w:val="42"/>
          <w:szCs w:val="42"/>
        </w:rPr>
      </w:pPr>
      <w:r w:rsidDel="00000000" w:rsidR="00000000" w:rsidRPr="00000000">
        <w:rPr>
          <w:rFonts w:ascii="David" w:cs="David" w:eastAsia="David" w:hAnsi="David"/>
          <w:sz w:val="42"/>
          <w:szCs w:val="42"/>
          <w:rtl w:val="0"/>
        </w:rPr>
        <w:t xml:space="preserve">H3-</w:t>
      </w:r>
      <w:r w:rsidDel="00000000" w:rsidR="00000000" w:rsidRPr="00000000">
        <w:rPr>
          <w:sz w:val="24"/>
          <w:szCs w:val="24"/>
          <w:rtl w:val="1"/>
        </w:rPr>
        <w:t xml:space="preserve">הסכם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סודיות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הדדי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lineRule="auto"/>
        <w:ind w:right="-40.8661417322827" w:firstLine="720"/>
        <w:rPr>
          <w:sz w:val="36"/>
          <w:szCs w:val="36"/>
        </w:rPr>
      </w:pPr>
      <w:r w:rsidDel="00000000" w:rsidR="00000000" w:rsidRPr="00000000">
        <w:rPr>
          <w:rFonts w:ascii="David" w:cs="David" w:eastAsia="David" w:hAnsi="David"/>
          <w:sz w:val="42"/>
          <w:szCs w:val="42"/>
          <w:rtl w:val="0"/>
        </w:rPr>
        <w:t xml:space="preserve">H4-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הסכם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סודיות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סטארט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אפ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spacing w:after="240" w:lineRule="auto"/>
        <w:ind w:right="-40.8661417322827" w:firstLine="720"/>
        <w:jc w:val="center"/>
        <w:rPr>
          <w:rFonts w:ascii="David" w:cs="David" w:eastAsia="David" w:hAnsi="David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spacing w:after="240" w:lineRule="auto"/>
        <w:ind w:right="-40.8661417322827" w:firstLine="720"/>
        <w:jc w:val="center"/>
        <w:rPr>
          <w:rFonts w:ascii="David" w:cs="David" w:eastAsia="David" w:hAnsi="David"/>
          <w:sz w:val="42"/>
          <w:szCs w:val="42"/>
        </w:rPr>
      </w:pPr>
      <w:r w:rsidDel="00000000" w:rsidR="00000000" w:rsidRPr="00000000">
        <w:rPr>
          <w:rFonts w:ascii="David" w:cs="David" w:eastAsia="David" w:hAnsi="David"/>
          <w:sz w:val="42"/>
          <w:szCs w:val="42"/>
        </w:rPr>
        <w:drawing>
          <wp:inline distB="114300" distT="114300" distL="114300" distR="114300">
            <wp:extent cx="5731200" cy="40513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spacing w:after="240" w:lineRule="auto"/>
        <w:ind w:right="-40.8661417322827" w:firstLine="720"/>
        <w:jc w:val="center"/>
        <w:rPr>
          <w:del w:author="עמית אדרי" w:id="0" w:date="2022-08-21T12:43:33Z"/>
          <w:rFonts w:ascii="David" w:cs="David" w:eastAsia="David" w:hAnsi="David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42"/>
          <w:szCs w:val="42"/>
          <w:rtl w:val="1"/>
        </w:rPr>
        <w:t xml:space="preserve">(</w:t>
      </w:r>
      <w:r w:rsidDel="00000000" w:rsidR="00000000" w:rsidRPr="00000000">
        <w:rPr>
          <w:rFonts w:ascii="David" w:cs="David" w:eastAsia="David" w:hAnsi="David"/>
          <w:sz w:val="42"/>
          <w:szCs w:val="4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42"/>
          <w:szCs w:val="42"/>
          <w:rtl w:val="1"/>
        </w:rPr>
        <w:t xml:space="preserve">התמונה</w:t>
      </w:r>
      <w:r w:rsidDel="00000000" w:rsidR="00000000" w:rsidRPr="00000000">
        <w:rPr>
          <w:rFonts w:ascii="David" w:cs="David" w:eastAsia="David" w:hAnsi="David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42"/>
          <w:szCs w:val="42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42"/>
          <w:szCs w:val="42"/>
          <w:rtl w:val="1"/>
        </w:rPr>
        <w:t xml:space="preserve">לשמור</w:t>
      </w:r>
      <w:r w:rsidDel="00000000" w:rsidR="00000000" w:rsidRPr="00000000">
        <w:rPr>
          <w:rFonts w:ascii="David" w:cs="David" w:eastAsia="David" w:hAnsi="David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42"/>
          <w:szCs w:val="42"/>
          <w:rtl w:val="1"/>
        </w:rPr>
        <w:t xml:space="preserve">בשם</w:t>
      </w:r>
      <w:r w:rsidDel="00000000" w:rsidR="00000000" w:rsidRPr="00000000">
        <w:rPr>
          <w:rFonts w:ascii="David" w:cs="David" w:eastAsia="David" w:hAnsi="David"/>
          <w:sz w:val="42"/>
          <w:szCs w:val="42"/>
          <w:rtl w:val="1"/>
        </w:rPr>
        <w:t xml:space="preserve"> "</w:t>
      </w:r>
      <w:r w:rsidDel="00000000" w:rsidR="00000000" w:rsidRPr="00000000">
        <w:rPr>
          <w:rFonts w:ascii="David" w:cs="David" w:eastAsia="David" w:hAnsi="David"/>
          <w:sz w:val="42"/>
          <w:szCs w:val="42"/>
          <w:rtl w:val="1"/>
        </w:rPr>
        <w:t xml:space="preserve">הסכם</w:t>
      </w:r>
      <w:r w:rsidDel="00000000" w:rsidR="00000000" w:rsidRPr="00000000">
        <w:rPr>
          <w:rFonts w:ascii="David" w:cs="David" w:eastAsia="David" w:hAnsi="David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42"/>
          <w:szCs w:val="42"/>
          <w:rtl w:val="1"/>
        </w:rPr>
        <w:t xml:space="preserve">סודיות</w:t>
      </w:r>
      <w:r w:rsidDel="00000000" w:rsidR="00000000" w:rsidRPr="00000000">
        <w:rPr>
          <w:rFonts w:ascii="David" w:cs="David" w:eastAsia="David" w:hAnsi="David"/>
          <w:sz w:val="42"/>
          <w:szCs w:val="42"/>
          <w:rtl w:val="1"/>
        </w:rPr>
        <w:t xml:space="preserve">")</w:t>
      </w:r>
      <w:del w:author="עמית אדרי" w:id="0" w:date="2022-08-21T12:43:33Z">
        <w:r w:rsidDel="00000000" w:rsidR="00000000" w:rsidRPr="00000000">
          <w:rPr>
            <w:rtl w:val="0"/>
          </w:rPr>
        </w:r>
      </w:del>
    </w:p>
    <w:p w:rsidR="00000000" w:rsidDel="00000000" w:rsidP="00000000" w:rsidRDefault="00000000" w:rsidRPr="00000000" w14:paraId="00000008">
      <w:pPr>
        <w:bidi w:val="1"/>
        <w:spacing w:after="240" w:lineRule="auto"/>
        <w:ind w:right="-40.8661417322827" w:firstLine="720"/>
        <w:jc w:val="center"/>
        <w:rPr>
          <w:rFonts w:ascii="David" w:cs="David" w:eastAsia="David" w:hAnsi="David"/>
          <w:b w:val="1"/>
          <w:sz w:val="42"/>
          <w:szCs w:val="42"/>
          <w:u w:val="single"/>
        </w:rPr>
        <w:pPrChange w:author="עמית אדרי" w:id="0" w:date="2022-08-21T12:43:33Z">
          <w:pPr>
            <w:bidi w:val="1"/>
            <w:ind w:right="809.5275590551182"/>
            <w:jc w:val="center"/>
          </w:pPr>
        </w:pPrChange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ind w:right="809.5275590551182"/>
        <w:jc w:val="center"/>
        <w:rPr>
          <w:rFonts w:ascii="David" w:cs="David" w:eastAsia="David" w:hAnsi="David"/>
          <w:b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ind w:right="809.5275590551182"/>
        <w:jc w:val="center"/>
        <w:rPr>
          <w:rFonts w:ascii="David" w:cs="David" w:eastAsia="David" w:hAnsi="David"/>
          <w:b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ind w:right="809.5275590551182"/>
        <w:jc w:val="center"/>
        <w:rPr>
          <w:rFonts w:ascii="David" w:cs="David" w:eastAsia="David" w:hAnsi="David"/>
          <w:b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ind w:right="809.5275590551182"/>
        <w:jc w:val="center"/>
        <w:rPr>
          <w:rFonts w:ascii="David" w:cs="David" w:eastAsia="David" w:hAnsi="David"/>
          <w:b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ind w:right="809.5275590551182"/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ind w:right="100.8661417322844"/>
        <w:jc w:val="center"/>
        <w:rPr>
          <w:rFonts w:ascii="David" w:cs="David" w:eastAsia="David" w:hAnsi="David"/>
          <w:b w:val="1"/>
          <w:sz w:val="36"/>
          <w:szCs w:val="36"/>
          <w:u w:val="single"/>
        </w:rPr>
      </w:pPr>
      <w:r w:rsidDel="00000000" w:rsidR="00000000" w:rsidRPr="00000000">
        <w:rPr>
          <w:rFonts w:ascii="David" w:cs="David" w:eastAsia="David" w:hAnsi="David"/>
          <w:b w:val="1"/>
          <w:sz w:val="36"/>
          <w:szCs w:val="36"/>
          <w:u w:val="single"/>
          <w:rtl w:val="1"/>
        </w:rPr>
        <w:t xml:space="preserve">הסכם</w:t>
      </w:r>
      <w:r w:rsidDel="00000000" w:rsidR="00000000" w:rsidRPr="00000000">
        <w:rPr>
          <w:rFonts w:ascii="David" w:cs="David" w:eastAsia="David" w:hAnsi="David"/>
          <w:b w:val="1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36"/>
          <w:szCs w:val="36"/>
          <w:u w:val="single"/>
          <w:rtl w:val="1"/>
        </w:rPr>
        <w:t xml:space="preserve">סודיות</w:t>
      </w:r>
    </w:p>
    <w:p w:rsidR="00000000" w:rsidDel="00000000" w:rsidP="00000000" w:rsidRDefault="00000000" w:rsidRPr="00000000" w14:paraId="0000000F">
      <w:pPr>
        <w:bidi w:val="1"/>
        <w:ind w:right="100.8661417322844"/>
        <w:jc w:val="center"/>
        <w:rPr>
          <w:rFonts w:ascii="David" w:cs="David" w:eastAsia="David" w:hAnsi="David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spacing w:after="240" w:before="240" w:line="480" w:lineRule="auto"/>
        <w:ind w:right="100.8661417322844" w:firstLine="720"/>
        <w:rPr>
          <w:rFonts w:ascii="David" w:cs="David" w:eastAsia="David" w:hAnsi="David"/>
          <w:b w:val="1"/>
          <w:sz w:val="24"/>
          <w:szCs w:val="24"/>
          <w:u w:val="single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שנערך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ונחתם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___________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________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בחודש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________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בשנת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________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11">
      <w:pPr>
        <w:bidi w:val="1"/>
        <w:spacing w:after="240" w:line="240" w:lineRule="auto"/>
        <w:ind w:right="100.8661417322844"/>
        <w:rPr>
          <w:rFonts w:ascii="David" w:cs="David" w:eastAsia="David" w:hAnsi="David"/>
          <w:b w:val="1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בין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:                                </w:t>
        <w:tab/>
        <w:t xml:space="preserve">________________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ז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. ___________________</w:t>
      </w:r>
    </w:p>
    <w:p w:rsidR="00000000" w:rsidDel="00000000" w:rsidP="00000000" w:rsidRDefault="00000000" w:rsidRPr="00000000" w14:paraId="00000012">
      <w:pPr>
        <w:bidi w:val="1"/>
        <w:spacing w:after="240" w:line="240" w:lineRule="auto"/>
        <w:ind w:right="100.8661417322844"/>
        <w:rPr>
          <w:rFonts w:ascii="David" w:cs="David" w:eastAsia="David" w:hAnsi="David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                       </w:t>
        <w:tab/>
        <w:t xml:space="preserve">          </w:t>
        <w:tab/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כתובת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spacing w:after="240" w:line="240" w:lineRule="auto"/>
        <w:ind w:right="100.8661417322844"/>
        <w:rPr>
          <w:rFonts w:ascii="David" w:cs="David" w:eastAsia="David" w:hAnsi="David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                                     </w:t>
        <w:tab/>
        <w:t xml:space="preserve">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להלן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– "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מוסר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")                                       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מצד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;</w:t>
      </w:r>
    </w:p>
    <w:p w:rsidR="00000000" w:rsidDel="00000000" w:rsidP="00000000" w:rsidRDefault="00000000" w:rsidRPr="00000000" w14:paraId="00000014">
      <w:pPr>
        <w:bidi w:val="1"/>
        <w:spacing w:after="240" w:line="240" w:lineRule="auto"/>
        <w:ind w:right="100.8661417322844"/>
        <w:rPr>
          <w:rFonts w:ascii="David" w:cs="David" w:eastAsia="David" w:hAnsi="David"/>
          <w:b w:val="1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לבין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:                              </w:t>
        <w:tab/>
        <w:t xml:space="preserve">________________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ז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. ___________________</w:t>
      </w:r>
    </w:p>
    <w:p w:rsidR="00000000" w:rsidDel="00000000" w:rsidP="00000000" w:rsidRDefault="00000000" w:rsidRPr="00000000" w14:paraId="00000015">
      <w:pPr>
        <w:bidi w:val="1"/>
        <w:spacing w:after="240" w:line="240" w:lineRule="auto"/>
        <w:ind w:right="100.8661417322844"/>
        <w:rPr>
          <w:rFonts w:ascii="David" w:cs="David" w:eastAsia="David" w:hAnsi="David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                       </w:t>
        <w:tab/>
        <w:t xml:space="preserve">          </w:t>
        <w:tab/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כתובת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spacing w:after="240" w:line="240" w:lineRule="auto"/>
        <w:ind w:right="100.8661417322844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0"/>
        </w:rPr>
        <w:t xml:space="preserve">                                       </w:t>
        <w:tab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להלן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– "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מקבל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")                                       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מצד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שני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spacing w:after="240" w:line="240" w:lineRule="auto"/>
        <w:ind w:right="100.8661417322844"/>
        <w:rPr>
          <w:rFonts w:ascii="David" w:cs="David" w:eastAsia="David" w:hAnsi="David"/>
          <w:b w:val="1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לבין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:                              </w:t>
        <w:tab/>
        <w:t xml:space="preserve">________________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ז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. ___________________</w:t>
      </w:r>
    </w:p>
    <w:p w:rsidR="00000000" w:rsidDel="00000000" w:rsidP="00000000" w:rsidRDefault="00000000" w:rsidRPr="00000000" w14:paraId="00000018">
      <w:pPr>
        <w:bidi w:val="1"/>
        <w:spacing w:after="240" w:line="240" w:lineRule="auto"/>
        <w:ind w:right="100.8661417322844"/>
        <w:rPr>
          <w:rFonts w:ascii="David" w:cs="David" w:eastAsia="David" w:hAnsi="David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                       </w:t>
        <w:tab/>
        <w:t xml:space="preserve">          </w:t>
        <w:tab/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כתובת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spacing w:after="240" w:line="240" w:lineRule="auto"/>
        <w:ind w:right="100.8661417322844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0"/>
        </w:rPr>
        <w:t xml:space="preserve">                                       </w:t>
        <w:tab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להלן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– "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יועץ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מקבל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") </w:t>
        <w:tab/>
        <w:tab/>
        <w:tab/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מצד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שלישי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spacing w:after="240" w:line="480" w:lineRule="auto"/>
        <w:ind w:right="100.8661417322844" w:firstLine="72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         </w:t>
        <w:tab/>
        <w:tab/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וביחד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יקראו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להלן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"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הצדדים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"</w:t>
      </w:r>
    </w:p>
    <w:p w:rsidR="00000000" w:rsidDel="00000000" w:rsidP="00000000" w:rsidRDefault="00000000" w:rsidRPr="00000000" w14:paraId="0000001B">
      <w:pPr>
        <w:bidi w:val="1"/>
        <w:ind w:left="1440" w:right="100.8661417322844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הואיל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ומוסר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ומקבל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מעוניינים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לבדוק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היתכנות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לקראת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שיתוף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פעולה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מסחרי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ביניהם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להלן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בדיקת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היתכנות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"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כמפורט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בהסכם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סודיות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 </w:t>
      </w:r>
    </w:p>
    <w:p w:rsidR="00000000" w:rsidDel="00000000" w:rsidP="00000000" w:rsidRDefault="00000000" w:rsidRPr="00000000" w14:paraId="0000001C">
      <w:pPr>
        <w:bidi w:val="1"/>
        <w:ind w:right="100.8661417322844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D">
      <w:pPr>
        <w:bidi w:val="1"/>
        <w:ind w:left="1440" w:right="100.8661417322844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ind w:left="1440" w:right="100.8661417322844"/>
        <w:jc w:val="center"/>
        <w:rPr>
          <w:rFonts w:ascii="David" w:cs="David" w:eastAsia="David" w:hAnsi="David"/>
          <w:sz w:val="24"/>
          <w:szCs w:val="24"/>
          <w:u w:val="single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אי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לכך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הוסכם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והותנה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בין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הצדדים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כדלקמן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:</w:t>
      </w: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1F">
      <w:pPr>
        <w:bidi w:val="1"/>
        <w:ind w:left="1440" w:right="100.8661417322844"/>
        <w:jc w:val="center"/>
        <w:rPr>
          <w:rFonts w:ascii="David" w:cs="David" w:eastAsia="David" w:hAnsi="David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ind w:left="2160" w:right="100.8661417322844" w:hanging="1440"/>
        <w:rPr>
          <w:rFonts w:ascii="David" w:cs="David" w:eastAsia="David" w:hAnsi="David"/>
          <w:b w:val="1"/>
          <w:sz w:val="24"/>
          <w:szCs w:val="24"/>
          <w:u w:val="single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כללי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bidi w:val="1"/>
        <w:spacing w:after="0" w:afterAutospacing="0"/>
        <w:ind w:left="720" w:right="100.8661417322844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המבוא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להסכם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סודיות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ונספחיו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מהווים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בלתי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נפרד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הימנו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ומחייבים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בתוכנם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bidi w:val="1"/>
        <w:spacing w:after="0" w:afterAutospacing="0" w:before="0" w:beforeAutospacing="0" w:lineRule="auto"/>
        <w:ind w:left="720" w:right="100.8661417322844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הכותרות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בהסכם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סודיות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נועדו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לצרכי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נוחות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בלבד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והן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תשמשנה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לפרשנות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בהסכם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סודיות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הדדי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bidi w:val="1"/>
        <w:ind w:left="720" w:right="100.8661417322844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המפורט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בהסכם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סודיות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מנוסח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בלשון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זכר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מטעמי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נוחות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בלבד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אולם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האמור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בלשון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זכר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משמעו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בלשון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נקבה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bidi w:val="1"/>
        <w:ind w:left="720" w:right="100.8661417322844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הצדדים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מצהירים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מניעה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גלוייה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/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נסתרת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/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משפטית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/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לחתימתם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הסכם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סודיות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הדדי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  <w:ins w:author="עמית אדרי" w:id="2" w:date="2022-08-17T09:36:41Z">
        <w:r w:rsidDel="00000000" w:rsidR="00000000" w:rsidRPr="00000000">
          <w:rPr>
            <w:rFonts w:ascii="David" w:cs="David" w:eastAsia="David" w:hAnsi="David"/>
            <w:sz w:val="24"/>
            <w:szCs w:val="24"/>
            <w:rtl w:val="0"/>
          </w:rPr>
          <w:br w:type="textWrapping"/>
          <w:br w:type="textWrapping"/>
          <w:t xml:space="preserve">*</w:t>
        </w:r>
      </w:ins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ind w:left="720" w:right="100.8661417322844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ind w:left="720" w:right="100.8661417322844" w:firstLine="0"/>
        <w:rPr>
          <w:rFonts w:ascii="David" w:cs="David" w:eastAsia="David" w:hAnsi="David"/>
          <w:b w:val="1"/>
          <w:sz w:val="24"/>
          <w:szCs w:val="24"/>
          <w:u w:val="single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הגדרת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מידע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סודי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bidi w:val="1"/>
        <w:ind w:left="720" w:right="100.8661417322844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סודי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" -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הקשור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במישרין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בעקיפין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לפרויקט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___________,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שבבעלותו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הפרטית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מוסר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ושיחשף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בנאמנות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בכתב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בפני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מקבל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ויועצו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ידי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מוסר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לרבות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עצם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קיום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בדיקת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ההיתכנות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סודות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מסחריים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מסמכים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לסוגיהם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ניתוחים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רעיונות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לפיתוח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בקשות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לפטנטים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חדש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שהתקבל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בדיקת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היתכנות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קשרים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עסקיים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אודות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מתחרים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מוסר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להלן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:"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/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הסודי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").</w:t>
      </w:r>
    </w:p>
    <w:p w:rsidR="00000000" w:rsidDel="00000000" w:rsidP="00000000" w:rsidRDefault="00000000" w:rsidRPr="00000000" w14:paraId="00000028">
      <w:pPr>
        <w:bidi w:val="1"/>
        <w:ind w:left="720" w:right="100.8661417322844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ind w:left="720" w:right="100.8661417322844" w:firstLine="0"/>
        <w:rPr>
          <w:rFonts w:ascii="David" w:cs="David" w:eastAsia="David" w:hAnsi="David"/>
          <w:b w:val="1"/>
          <w:sz w:val="24"/>
          <w:szCs w:val="24"/>
          <w:u w:val="single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תוקף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הסכם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הסודיות</w:t>
      </w:r>
      <w:ins w:author="עמית אדרי" w:id="3" w:date="2022-08-17T09:36:47Z">
        <w:r w:rsidDel="00000000" w:rsidR="00000000" w:rsidRPr="00000000">
          <w:rPr>
            <w:rFonts w:ascii="David" w:cs="David" w:eastAsia="David" w:hAnsi="David"/>
            <w:b w:val="1"/>
            <w:sz w:val="24"/>
            <w:szCs w:val="24"/>
            <w:u w:val="single"/>
            <w:rtl w:val="0"/>
          </w:rPr>
          <w:br w:type="textWrapping"/>
          <w:t xml:space="preserve">*</w:t>
        </w:r>
      </w:ins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bidi w:val="1"/>
        <w:ind w:left="720" w:right="100.8661417322844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תוקף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הסכם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סודיות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סעיפיו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ותוכנו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אינו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מוגבל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בזמן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2B">
      <w:pPr>
        <w:bidi w:val="1"/>
        <w:ind w:left="720" w:right="100.8661417322844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ind w:left="720" w:right="100.8661417322844" w:firstLine="0"/>
        <w:rPr>
          <w:rFonts w:ascii="David" w:cs="David" w:eastAsia="David" w:hAnsi="David"/>
          <w:b w:val="1"/>
          <w:sz w:val="24"/>
          <w:szCs w:val="24"/>
          <w:u w:val="single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התחייבות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מקבל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ועוזרו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bidi w:val="1"/>
        <w:ind w:left="720" w:right="100.8661417322844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מקבל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ועוזרו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מתחייבים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להעביר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/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צורה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הסודי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/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שימוש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מלבד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היוועצות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ביניהם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בנוגע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לבדיקת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היתכנות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bidi w:val="1"/>
        <w:ind w:left="720" w:right="100.8661417322844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מקבל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ועוזרו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מצהירים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מסחרי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מודעים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שגילוי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/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העברת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לצד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שאינו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להסכם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סודיות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הדדי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יגרום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נזק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למוסר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bidi w:val="1"/>
        <w:ind w:left="720" w:right="100.8661417322844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מקבל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ועוזרו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מצהירים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הזכויות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הקנייניות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והרוחניות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שייכות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למוסר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והן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מסחרי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bidi w:val="1"/>
        <w:ind w:left="720" w:right="100.8661417322844" w:hanging="360"/>
        <w:rPr>
          <w:ins w:author="עמית אדרי" w:id="4" w:date="2022-08-17T09:36:53Z"/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התחייבויותיהם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וחתימתם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מקבל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ועוזרו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הסכם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סופיות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מוחלטות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ואינם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ניתנים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לחזרה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  <w:ins w:author="עמית אדרי" w:id="4" w:date="2022-08-17T09:36:53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1">
      <w:pPr>
        <w:bidi w:val="1"/>
        <w:ind w:left="720" w:right="100.8661417322844" w:firstLine="0"/>
        <w:rPr>
          <w:del w:author="עמית אדרי" w:id="4" w:date="2022-08-17T09:36:53Z"/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PrChange w:author="עמית אדרי" w:id="5" w:date="2022-08-17T09:36:53Z">
            <w:rPr>
              <w:rFonts w:ascii="David" w:cs="David" w:eastAsia="David" w:hAnsi="David"/>
              <w:sz w:val="24"/>
              <w:szCs w:val="24"/>
            </w:rPr>
          </w:rPrChange>
        </w:rPr>
        <w:pPrChange w:author="עמית אדרי" w:id="0" w:date="2022-08-17T09:36:53Z">
          <w:pPr>
            <w:numPr>
              <w:ilvl w:val="0"/>
              <w:numId w:val="2"/>
            </w:numPr>
            <w:bidi w:val="1"/>
            <w:ind w:left="720" w:right="100.8661417322844" w:hanging="360"/>
          </w:pPr>
        </w:pPrChange>
      </w:pPr>
      <w:ins w:author="עמית אדרי" w:id="4" w:date="2022-08-17T09:36:53Z">
        <w:r w:rsidDel="00000000" w:rsidR="00000000" w:rsidRPr="00000000">
          <w:rPr>
            <w:rFonts w:ascii="David" w:cs="David" w:eastAsia="David" w:hAnsi="David"/>
            <w:sz w:val="24"/>
            <w:szCs w:val="24"/>
            <w:rtl w:val="0"/>
          </w:rPr>
          <w:t xml:space="preserve">—-------------------</w:t>
        </w:r>
      </w:ins>
      <w:del w:author="עמית אדרי" w:id="4" w:date="2022-08-17T09:36:53Z">
        <w:r w:rsidDel="00000000" w:rsidR="00000000" w:rsidRPr="00000000">
          <w:rPr>
            <w:rtl w:val="0"/>
          </w:rPr>
        </w:r>
      </w:del>
    </w:p>
    <w:p w:rsidR="00000000" w:rsidDel="00000000" w:rsidP="00000000" w:rsidRDefault="00000000" w:rsidRPr="00000000" w14:paraId="00000032">
      <w:pPr>
        <w:bidi w:val="1"/>
        <w:ind w:left="720" w:right="100.8661417322844" w:firstLine="0"/>
        <w:rPr>
          <w:rFonts w:ascii="David" w:cs="David" w:eastAsia="David" w:hAnsi="David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ind w:left="720" w:right="100.8661417322844" w:firstLine="0"/>
        <w:rPr>
          <w:rFonts w:ascii="David" w:cs="David" w:eastAsia="David" w:hAnsi="David"/>
          <w:b w:val="1"/>
          <w:sz w:val="24"/>
          <w:szCs w:val="24"/>
          <w:u w:val="single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פיצוי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מוסכם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bidi w:val="1"/>
        <w:ind w:left="720" w:right="100.8661417322844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מבלי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לפגוע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בזכויות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מוסר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סעדים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נוספים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/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הסכם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סודיות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במידה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ומקבל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ועוזרו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יפרו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הוראה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מהוראות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הסכם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סודיות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יהא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עליהם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לפצות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ולחוד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מוסר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הוכחת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נזק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בפיצוי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מוסכם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בסך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___________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ובמילים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___________________________________________.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להלן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:"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סכום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הפיצוי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rtl w:val="1"/>
        </w:rPr>
        <w:t xml:space="preserve">המוסכם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"). </w:t>
      </w:r>
    </w:p>
    <w:p w:rsidR="00000000" w:rsidDel="00000000" w:rsidP="00000000" w:rsidRDefault="00000000" w:rsidRPr="00000000" w14:paraId="00000035">
      <w:pPr>
        <w:bidi w:val="1"/>
        <w:ind w:left="720" w:right="100.8661417322844" w:firstLine="0"/>
        <w:rPr>
          <w:rFonts w:ascii="David" w:cs="David" w:eastAsia="David" w:hAnsi="David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ind w:left="720" w:right="100.8661417322844" w:firstLine="0"/>
        <w:rPr>
          <w:rFonts w:ascii="David" w:cs="David" w:eastAsia="David" w:hAnsi="David"/>
          <w:b w:val="1"/>
          <w:sz w:val="24"/>
          <w:szCs w:val="24"/>
          <w:u w:val="single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אכיפת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הסכם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הסודיות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הפרה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bidi w:val="1"/>
        <w:ind w:left="720" w:right="100.8661417322844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מקבל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ועוזרו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מסכימים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פעולה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/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דרישה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בנוגע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לזכויותיו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מוסר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שנקבעו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בהסכם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סודיות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ונפגעו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ידם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ייחשב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כויתור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ימנע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ממוסר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שנפגע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להגיש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תביעה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ויתר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בכתב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זכות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   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bidi w:val="1"/>
        <w:ind w:left="720" w:right="100.8661417322844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הסכם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סודיות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כפוף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ישראלי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לרבות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החוזים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תרופות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חוזה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- 1970.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bidi w:val="1"/>
        <w:ind w:left="720" w:right="100.8661417322844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הצדדים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מסכימים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הגוף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היחיד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והבלעדי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שיהא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מוסמך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לדון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/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לפרש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עניין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בנוגע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להסכם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סודיות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יהא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המשפט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המוסמך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אביב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A">
      <w:pPr>
        <w:bidi w:val="1"/>
        <w:ind w:left="720" w:right="100.8661417322844" w:firstLine="0"/>
        <w:rPr>
          <w:rFonts w:ascii="David" w:cs="David" w:eastAsia="David" w:hAnsi="David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ind w:left="720" w:right="100.8661417322844" w:firstLine="0"/>
        <w:rPr>
          <w:rFonts w:ascii="David" w:cs="David" w:eastAsia="David" w:hAnsi="David"/>
          <w:b w:val="1"/>
          <w:sz w:val="24"/>
          <w:szCs w:val="24"/>
          <w:u w:val="single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כללי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bidi w:val="1"/>
        <w:ind w:left="720" w:right="100.8661417322844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הצדדים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מסכימים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הסכם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סודיות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מהווה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מלוא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ההסכמות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ביניהם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וכי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שינוי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בתנאי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הסכם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יחייב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הצדדים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במידה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ויהא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בכתב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ובחתימת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הצדדים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bidi w:val="1"/>
        <w:ind w:left="720" w:right="100.8661417322844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כתובות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הצדדים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יהיו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כנקוב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ברישא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הסכם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הודעות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הצדדים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ימסרו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במסירה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אישית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ויחשבו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שהתקבלו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אישור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המסירה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E">
      <w:pPr>
        <w:bidi w:val="1"/>
        <w:ind w:right="100.8661417322844"/>
        <w:jc w:val="center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ind w:right="100.8661417322844"/>
        <w:jc w:val="center"/>
        <w:rPr>
          <w:rFonts w:ascii="David" w:cs="David" w:eastAsia="David" w:hAnsi="David"/>
          <w:b w:val="1"/>
          <w:sz w:val="24"/>
          <w:szCs w:val="24"/>
          <w:u w:val="single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ולראיה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באו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בזה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הצדדים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1"/>
        </w:rPr>
        <w:t xml:space="preserve">החתום</w:t>
      </w:r>
    </w:p>
    <w:p w:rsidR="00000000" w:rsidDel="00000000" w:rsidP="00000000" w:rsidRDefault="00000000" w:rsidRPr="00000000" w14:paraId="00000040">
      <w:pPr>
        <w:bidi w:val="1"/>
        <w:ind w:right="100.8661417322844"/>
        <w:rPr>
          <w:rFonts w:ascii="David" w:cs="David" w:eastAsia="David" w:hAnsi="David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ind w:right="100.8661417322844"/>
        <w:jc w:val="center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0"/>
        </w:rPr>
        <w:t xml:space="preserve">__________________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ab/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0"/>
        </w:rPr>
        <w:t xml:space="preserve">__________________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rFonts w:ascii="David" w:cs="David" w:eastAsia="David" w:hAnsi="David"/>
          <w:b w:val="1"/>
          <w:sz w:val="24"/>
          <w:szCs w:val="24"/>
          <w:u w:val="single"/>
          <w:rtl w:val="0"/>
        </w:rPr>
        <w:t xml:space="preserve">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ind w:right="100.8661417322844"/>
        <w:jc w:val="center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      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מוסר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ab/>
        <w:tab/>
        <w:t xml:space="preserve">        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מקבל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  <w:tab/>
        <w:tab/>
        <w:t xml:space="preserve">   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עוזר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מקבל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</w:p>
    <w:p w:rsidR="00000000" w:rsidDel="00000000" w:rsidP="00000000" w:rsidRDefault="00000000" w:rsidRPr="00000000" w14:paraId="00000043">
      <w:pPr>
        <w:bidi w:val="1"/>
        <w:ind w:right="100.8661417322844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ind w:right="100.866141732284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righ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righ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righ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right"/>
        <w:rPr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righ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rHeight w:val="83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bidi w:val="1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1"/>
              </w:rPr>
              <w:t xml:space="preserve">פגישת</w:t>
            </w:r>
            <w:r w:rsidDel="00000000" w:rsidR="00000000" w:rsidRPr="00000000">
              <w:rPr>
                <w:b w:val="1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highlight w:val="white"/>
                <w:rtl w:val="1"/>
              </w:rPr>
              <w:t xml:space="preserve">ייעוץ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bidi w:val="1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1"/>
              </w:rPr>
              <w:t xml:space="preserve">התאמה</w:t>
            </w:r>
            <w:r w:rsidDel="00000000" w:rsidR="00000000" w:rsidRPr="00000000">
              <w:rPr>
                <w:b w:val="1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highlight w:val="white"/>
                <w:rtl w:val="1"/>
              </w:rPr>
              <w:t xml:space="preserve">אישית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bidi w:val="1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1"/>
              </w:rPr>
              <w:t xml:space="preserve">מקיף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bidi w:val="1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1"/>
              </w:rPr>
              <w:t xml:space="preserve">בסיסי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bidi w:val="1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1"/>
              </w:rPr>
              <w:t xml:space="preserve">חבילות</w:t>
            </w:r>
            <w:r w:rsidDel="00000000" w:rsidR="00000000" w:rsidRPr="00000000">
              <w:rPr>
                <w:b w:val="1"/>
                <w:highlight w:val="white"/>
                <w:rtl w:val="1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bidi w:val="1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1"/>
              </w:rPr>
              <w:t xml:space="preserve">ללא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הגבלה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bidi w:val="1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1"/>
              </w:rPr>
              <w:t xml:space="preserve">עד</w:t>
            </w:r>
            <w:r w:rsidDel="00000000" w:rsidR="00000000" w:rsidRPr="00000000">
              <w:rPr>
                <w:highlight w:val="white"/>
                <w:rtl w:val="1"/>
              </w:rPr>
              <w:t xml:space="preserve"> 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bidi w:val="1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1"/>
              </w:rPr>
              <w:t xml:space="preserve">עד</w:t>
            </w:r>
            <w:r w:rsidDel="00000000" w:rsidR="00000000" w:rsidRPr="00000000">
              <w:rPr>
                <w:highlight w:val="white"/>
                <w:rtl w:val="1"/>
              </w:rPr>
              <w:t xml:space="preserve">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bidi w:val="1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1"/>
              </w:rPr>
              <w:t xml:space="preserve">עד</w:t>
            </w:r>
            <w:r w:rsidDel="00000000" w:rsidR="00000000" w:rsidRPr="00000000">
              <w:rPr>
                <w:highlight w:val="white"/>
                <w:rtl w:val="1"/>
              </w:rPr>
              <w:t xml:space="preserve">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bidi w:val="1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1"/>
              </w:rPr>
              <w:t xml:space="preserve">מס</w:t>
            </w:r>
            <w:r w:rsidDel="00000000" w:rsidR="00000000" w:rsidRPr="00000000">
              <w:rPr>
                <w:b w:val="1"/>
                <w:highlight w:val="white"/>
                <w:rtl w:val="1"/>
              </w:rPr>
              <w:t xml:space="preserve">' </w:t>
            </w:r>
            <w:r w:rsidDel="00000000" w:rsidR="00000000" w:rsidRPr="00000000">
              <w:rPr>
                <w:b w:val="1"/>
                <w:highlight w:val="white"/>
                <w:rtl w:val="1"/>
              </w:rPr>
              <w:t xml:space="preserve">עמודים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bidi w:val="1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1"/>
              </w:rPr>
              <w:t xml:space="preserve">וי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bidi w:val="1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1"/>
              </w:rPr>
              <w:t xml:space="preserve">וי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bidi w:val="1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1"/>
              </w:rPr>
              <w:t xml:space="preserve">וי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bidi w:val="1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1"/>
              </w:rPr>
              <w:t xml:space="preserve">איקס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bidi w:val="1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1"/>
              </w:rPr>
              <w:t xml:space="preserve">קובץ</w:t>
            </w:r>
            <w:r w:rsidDel="00000000" w:rsidR="00000000" w:rsidRPr="00000000">
              <w:rPr>
                <w:b w:val="1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WORD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bidi w:val="1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1"/>
              </w:rPr>
              <w:t xml:space="preserve">וי</w:t>
            </w:r>
            <w:r w:rsidDel="00000000" w:rsidR="00000000" w:rsidRPr="00000000">
              <w:rPr>
                <w:highlight w:val="white"/>
                <w:rtl w:val="1"/>
              </w:rPr>
              <w:t xml:space="preserve"> 90 </w:t>
            </w:r>
            <w:r w:rsidDel="00000000" w:rsidR="00000000" w:rsidRPr="00000000">
              <w:rPr>
                <w:highlight w:val="white"/>
                <w:rtl w:val="1"/>
              </w:rPr>
              <w:t xml:space="preserve">ד</w:t>
            </w:r>
            <w:r w:rsidDel="00000000" w:rsidR="00000000" w:rsidRPr="00000000">
              <w:rPr>
                <w:highlight w:val="white"/>
                <w:rtl w:val="1"/>
              </w:rPr>
              <w:t xml:space="preserve">' </w:t>
            </w:r>
            <w:r w:rsidDel="00000000" w:rsidR="00000000" w:rsidRPr="00000000">
              <w:rPr>
                <w:highlight w:val="white"/>
                <w:rtl w:val="1"/>
              </w:rPr>
              <w:t xml:space="preserve">פגישה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פרונטלית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או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זום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bidi w:val="1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1"/>
              </w:rPr>
              <w:t xml:space="preserve">וי</w:t>
            </w:r>
            <w:r w:rsidDel="00000000" w:rsidR="00000000" w:rsidRPr="00000000">
              <w:rPr>
                <w:highlight w:val="white"/>
                <w:rtl w:val="1"/>
              </w:rPr>
              <w:t xml:space="preserve"> 30 </w:t>
            </w:r>
            <w:r w:rsidDel="00000000" w:rsidR="00000000" w:rsidRPr="00000000">
              <w:rPr>
                <w:highlight w:val="white"/>
                <w:rtl w:val="1"/>
              </w:rPr>
              <w:t xml:space="preserve">ד</w:t>
            </w:r>
            <w:r w:rsidDel="00000000" w:rsidR="00000000" w:rsidRPr="00000000">
              <w:rPr>
                <w:highlight w:val="white"/>
                <w:rtl w:val="1"/>
              </w:rPr>
              <w:t xml:space="preserve">' </w:t>
            </w:r>
            <w:r w:rsidDel="00000000" w:rsidR="00000000" w:rsidRPr="00000000">
              <w:rPr>
                <w:highlight w:val="white"/>
                <w:rtl w:val="1"/>
              </w:rPr>
              <w:t xml:space="preserve">פגישת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זום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bidi w:val="1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1"/>
              </w:rPr>
              <w:t xml:space="preserve">איקס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bidi w:val="1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1"/>
              </w:rPr>
              <w:t xml:space="preserve">איקס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bidi w:val="1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1"/>
              </w:rPr>
              <w:t xml:space="preserve">התאמה</w:t>
            </w:r>
            <w:r w:rsidDel="00000000" w:rsidR="00000000" w:rsidRPr="00000000">
              <w:rPr>
                <w:b w:val="1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highlight w:val="white"/>
                <w:rtl w:val="1"/>
              </w:rPr>
              <w:t xml:space="preserve">אישית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righ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righ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bidi w:val="1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1"/>
              </w:rPr>
              <w:t xml:space="preserve">איקס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bidi w:val="1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1"/>
              </w:rPr>
              <w:t xml:space="preserve">איקס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bidi w:val="1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1"/>
              </w:rPr>
              <w:t xml:space="preserve">מס</w:t>
            </w:r>
            <w:r w:rsidDel="00000000" w:rsidR="00000000" w:rsidRPr="00000000">
              <w:rPr>
                <w:b w:val="1"/>
                <w:highlight w:val="white"/>
                <w:rtl w:val="1"/>
              </w:rPr>
              <w:t xml:space="preserve">' </w:t>
            </w:r>
            <w:r w:rsidDel="00000000" w:rsidR="00000000" w:rsidRPr="00000000">
              <w:rPr>
                <w:b w:val="1"/>
                <w:highlight w:val="white"/>
                <w:rtl w:val="1"/>
              </w:rPr>
              <w:t xml:space="preserve">תיקונים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bidi w:val="1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1"/>
              </w:rPr>
              <w:t xml:space="preserve">עד</w:t>
            </w:r>
            <w:r w:rsidDel="00000000" w:rsidR="00000000" w:rsidRPr="00000000">
              <w:rPr>
                <w:highlight w:val="white"/>
                <w:rtl w:val="1"/>
              </w:rPr>
              <w:t xml:space="preserve"> 7 </w:t>
            </w:r>
            <w:r w:rsidDel="00000000" w:rsidR="00000000" w:rsidRPr="00000000">
              <w:rPr>
                <w:highlight w:val="white"/>
                <w:rtl w:val="1"/>
              </w:rPr>
              <w:t xml:space="preserve">ימי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עסקים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bidi w:val="1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1"/>
              </w:rPr>
              <w:t xml:space="preserve">עד</w:t>
            </w:r>
            <w:r w:rsidDel="00000000" w:rsidR="00000000" w:rsidRPr="00000000">
              <w:rPr>
                <w:highlight w:val="white"/>
                <w:rtl w:val="1"/>
              </w:rPr>
              <w:t xml:space="preserve"> 2 </w:t>
            </w:r>
            <w:r w:rsidDel="00000000" w:rsidR="00000000" w:rsidRPr="00000000">
              <w:rPr>
                <w:highlight w:val="white"/>
                <w:rtl w:val="1"/>
              </w:rPr>
              <w:t xml:space="preserve">ימי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עסקים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bidi w:val="1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1"/>
              </w:rPr>
              <w:t xml:space="preserve">מיידי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bidi w:val="1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1"/>
              </w:rPr>
              <w:t xml:space="preserve">מיידי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bidi w:val="1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1"/>
              </w:rPr>
              <w:t xml:space="preserve">זמן</w:t>
            </w:r>
            <w:r w:rsidDel="00000000" w:rsidR="00000000" w:rsidRPr="00000000">
              <w:rPr>
                <w:b w:val="1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highlight w:val="white"/>
                <w:rtl w:val="1"/>
              </w:rPr>
              <w:t xml:space="preserve">הכנה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righ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5*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righ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4.5*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righ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4*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bidi w:val="1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highlight w:val="white"/>
                <w:rtl w:val="1"/>
              </w:rPr>
              <w:t xml:space="preserve"> (</w:t>
            </w:r>
            <w:r w:rsidDel="00000000" w:rsidR="00000000" w:rsidRPr="00000000">
              <w:rPr>
                <w:highlight w:val="white"/>
                <w:rtl w:val="1"/>
              </w:rPr>
              <w:t xml:space="preserve">כוכבים</w:t>
            </w:r>
            <w:r w:rsidDel="00000000" w:rsidR="00000000" w:rsidRPr="00000000">
              <w:rPr>
                <w:highlight w:val="white"/>
                <w:rtl w:val="1"/>
              </w:rPr>
              <w:t xml:space="preserve">)2*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bidi w:val="1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1"/>
              </w:rPr>
              <w:t xml:space="preserve">רמת</w:t>
            </w:r>
            <w:r w:rsidDel="00000000" w:rsidR="00000000" w:rsidRPr="00000000">
              <w:rPr>
                <w:b w:val="1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highlight w:val="white"/>
                <w:rtl w:val="1"/>
              </w:rPr>
              <w:t xml:space="preserve">הגנה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bidi w:val="1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1"/>
              </w:rPr>
              <w:t xml:space="preserve">וי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bidi w:val="1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1"/>
              </w:rPr>
              <w:t xml:space="preserve">איקס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bidi w:val="1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1"/>
              </w:rPr>
              <w:t xml:space="preserve">איקס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bidi w:val="1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1"/>
              </w:rPr>
              <w:t xml:space="preserve">איקס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bidi w:val="1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1"/>
              </w:rPr>
              <w:t xml:space="preserve">אחריות</w:t>
            </w:r>
            <w:r w:rsidDel="00000000" w:rsidR="00000000" w:rsidRPr="00000000">
              <w:rPr>
                <w:b w:val="1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highlight w:val="white"/>
                <w:rtl w:val="1"/>
              </w:rPr>
              <w:t xml:space="preserve">משפטית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bidi w:val="1"/>
              <w:spacing w:line="360" w:lineRule="auto"/>
              <w:jc w:val="center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highlight w:val="white"/>
                <w:rtl w:val="1"/>
              </w:rPr>
              <w:t xml:space="preserve">1120 </w:t>
            </w:r>
            <w:r w:rsidDel="00000000" w:rsidR="00000000" w:rsidRPr="00000000">
              <w:rPr>
                <w:highlight w:val="white"/>
                <w:rtl w:val="1"/>
              </w:rPr>
              <w:t xml:space="preserve">ש</w:t>
            </w:r>
            <w:r w:rsidDel="00000000" w:rsidR="00000000" w:rsidRPr="00000000">
              <w:rPr>
                <w:highlight w:val="white"/>
                <w:rtl w:val="1"/>
              </w:rPr>
              <w:t xml:space="preserve">"</w:t>
            </w:r>
            <w:r w:rsidDel="00000000" w:rsidR="00000000" w:rsidRPr="00000000">
              <w:rPr>
                <w:highlight w:val="white"/>
                <w:rtl w:val="1"/>
              </w:rPr>
              <w:t xml:space="preserve">ח</w:t>
            </w:r>
          </w:p>
          <w:p w:rsidR="00000000" w:rsidDel="00000000" w:rsidP="00000000" w:rsidRDefault="00000000" w:rsidRPr="00000000" w14:paraId="00000074">
            <w:pPr>
              <w:widowControl w:val="0"/>
              <w:bidi w:val="1"/>
              <w:spacing w:line="360" w:lineRule="auto"/>
              <w:jc w:val="center"/>
              <w:rPr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1"/>
              </w:rPr>
              <w:t xml:space="preserve">קבע</w:t>
            </w: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1"/>
              </w:rPr>
              <w:t xml:space="preserve">פגישה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bidi w:val="1"/>
              <w:spacing w:line="360" w:lineRule="auto"/>
              <w:jc w:val="center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highlight w:val="white"/>
                <w:rtl w:val="1"/>
              </w:rPr>
              <w:t xml:space="preserve">520 </w:t>
            </w:r>
            <w:r w:rsidDel="00000000" w:rsidR="00000000" w:rsidRPr="00000000">
              <w:rPr>
                <w:highlight w:val="white"/>
                <w:rtl w:val="1"/>
              </w:rPr>
              <w:t xml:space="preserve">ש</w:t>
            </w:r>
            <w:r w:rsidDel="00000000" w:rsidR="00000000" w:rsidRPr="00000000">
              <w:rPr>
                <w:highlight w:val="white"/>
                <w:rtl w:val="1"/>
              </w:rPr>
              <w:t xml:space="preserve">"</w:t>
            </w:r>
            <w:r w:rsidDel="00000000" w:rsidR="00000000" w:rsidRPr="00000000">
              <w:rPr>
                <w:highlight w:val="white"/>
                <w:rtl w:val="1"/>
              </w:rPr>
              <w:t xml:space="preserve">ח</w:t>
            </w:r>
          </w:p>
          <w:p w:rsidR="00000000" w:rsidDel="00000000" w:rsidP="00000000" w:rsidRDefault="00000000" w:rsidRPr="00000000" w14:paraId="00000076">
            <w:pPr>
              <w:widowControl w:val="0"/>
              <w:bidi w:val="1"/>
              <w:spacing w:line="360" w:lineRule="auto"/>
              <w:jc w:val="center"/>
              <w:rPr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1"/>
              </w:rPr>
              <w:t xml:space="preserve">לרכישה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bidi w:val="1"/>
              <w:spacing w:line="360" w:lineRule="auto"/>
              <w:jc w:val="center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highlight w:val="white"/>
                <w:rtl w:val="1"/>
              </w:rPr>
              <w:t xml:space="preserve"> 120 </w:t>
            </w:r>
            <w:r w:rsidDel="00000000" w:rsidR="00000000" w:rsidRPr="00000000">
              <w:rPr>
                <w:highlight w:val="white"/>
                <w:rtl w:val="1"/>
              </w:rPr>
              <w:t xml:space="preserve">ש</w:t>
            </w:r>
            <w:r w:rsidDel="00000000" w:rsidR="00000000" w:rsidRPr="00000000">
              <w:rPr>
                <w:highlight w:val="white"/>
                <w:rtl w:val="1"/>
              </w:rPr>
              <w:t xml:space="preserve">"</w:t>
            </w:r>
            <w:r w:rsidDel="00000000" w:rsidR="00000000" w:rsidRPr="00000000">
              <w:rPr>
                <w:highlight w:val="white"/>
                <w:rtl w:val="1"/>
              </w:rPr>
              <w:t xml:space="preserve">ח</w:t>
            </w:r>
          </w:p>
          <w:p w:rsidR="00000000" w:rsidDel="00000000" w:rsidP="00000000" w:rsidRDefault="00000000" w:rsidRPr="00000000" w14:paraId="00000078">
            <w:pPr>
              <w:widowControl w:val="0"/>
              <w:bidi w:val="1"/>
              <w:spacing w:line="360" w:lineRule="auto"/>
              <w:jc w:val="center"/>
              <w:rPr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1"/>
              </w:rPr>
              <w:t xml:space="preserve">לרכישה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bidi w:val="1"/>
              <w:spacing w:line="360" w:lineRule="auto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1"/>
              </w:rPr>
              <w:t xml:space="preserve">ללא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עלות</w:t>
            </w:r>
          </w:p>
          <w:p w:rsidR="00000000" w:rsidDel="00000000" w:rsidP="00000000" w:rsidRDefault="00000000" w:rsidRPr="00000000" w14:paraId="0000007A">
            <w:pPr>
              <w:widowControl w:val="0"/>
              <w:bidi w:val="1"/>
              <w:spacing w:line="360" w:lineRule="auto"/>
              <w:jc w:val="center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1"/>
              </w:rPr>
              <w:t xml:space="preserve">הצג</w:t>
            </w: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1"/>
              </w:rPr>
              <w:t xml:space="preserve">כפתור</w:t>
            </w: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1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bidi w:val="1"/>
              <w:spacing w:line="240" w:lineRule="auto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1"/>
              </w:rPr>
              <w:t xml:space="preserve">מחיר</w:t>
            </w:r>
          </w:p>
        </w:tc>
      </w:tr>
    </w:tbl>
    <w:p w:rsidR="00000000" w:rsidDel="00000000" w:rsidP="00000000" w:rsidRDefault="00000000" w:rsidRPr="00000000" w14:paraId="0000007C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הסכם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סודיות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לדוגמא</w:t>
      </w:r>
      <w:r w:rsidDel="00000000" w:rsidR="00000000" w:rsidRPr="00000000">
        <w:rPr>
          <w:color w:val="0000ff"/>
          <w:rtl w:val="1"/>
        </w:rPr>
        <w:t xml:space="preserve"> - </w:t>
      </w:r>
      <w:r w:rsidDel="00000000" w:rsidR="00000000" w:rsidRPr="00000000">
        <w:rPr>
          <w:color w:val="0000ff"/>
          <w:rtl w:val="1"/>
        </w:rPr>
        <w:t xml:space="preserve">הסכם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סודיות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לרכישה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און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ליין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שירות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חדש</w:t>
      </w:r>
      <w:r w:rsidDel="00000000" w:rsidR="00000000" w:rsidRPr="00000000">
        <w:rPr>
          <w:color w:val="0000ff"/>
          <w:rtl w:val="1"/>
        </w:rPr>
        <w:t xml:space="preserve"> / </w:t>
      </w:r>
      <w:r w:rsidDel="00000000" w:rsidR="00000000" w:rsidRPr="00000000">
        <w:rPr>
          <w:color w:val="0000ff"/>
          <w:rtl w:val="1"/>
        </w:rPr>
        <w:t xml:space="preserve">עו</w:t>
      </w:r>
      <w:r w:rsidDel="00000000" w:rsidR="00000000" w:rsidRPr="00000000">
        <w:rPr>
          <w:color w:val="0000ff"/>
          <w:rtl w:val="1"/>
        </w:rPr>
        <w:t xml:space="preserve">"</w:t>
      </w:r>
      <w:r w:rsidDel="00000000" w:rsidR="00000000" w:rsidRPr="00000000">
        <w:rPr>
          <w:color w:val="0000ff"/>
          <w:rtl w:val="1"/>
        </w:rPr>
        <w:t xml:space="preserve">ד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אלעד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כהן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1"/>
        </w:rPr>
        <w:t xml:space="preserve">הסכם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סודיות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0"/>
          <w:szCs w:val="20"/>
          <w:rtl w:val="1"/>
        </w:rPr>
        <w:t xml:space="preserve"> - </w:t>
      </w:r>
      <w:r w:rsidDel="00000000" w:rsidR="00000000" w:rsidRPr="00000000">
        <w:rPr>
          <w:sz w:val="20"/>
          <w:szCs w:val="20"/>
          <w:rtl w:val="1"/>
        </w:rPr>
        <w:t xml:space="preserve">שאלות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ותשובות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בנושא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הסכם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סודיות</w:t>
      </w:r>
      <w:r w:rsidDel="00000000" w:rsidR="00000000" w:rsidRPr="00000000">
        <w:rPr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0"/>
          <w:szCs w:val="20"/>
          <w:rtl w:val="1"/>
        </w:rPr>
        <w:t xml:space="preserve">- </w:t>
      </w:r>
      <w:r w:rsidDel="00000000" w:rsidR="00000000" w:rsidRPr="00000000">
        <w:rPr>
          <w:sz w:val="20"/>
          <w:szCs w:val="20"/>
          <w:rtl w:val="1"/>
        </w:rPr>
        <w:t xml:space="preserve">רכישת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הסכם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סודיות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color w:val="333333"/>
          <w:sz w:val="20"/>
          <w:szCs w:val="20"/>
          <w:rtl w:val="1"/>
        </w:rPr>
        <w:t xml:space="preserve">סטארט</w:t>
      </w:r>
      <w:r w:rsidDel="00000000" w:rsidR="00000000" w:rsidRPr="00000000">
        <w:rPr>
          <w:color w:val="333333"/>
          <w:sz w:val="20"/>
          <w:szCs w:val="20"/>
          <w:rtl w:val="1"/>
        </w:rPr>
        <w:t xml:space="preserve"> </w:t>
      </w:r>
      <w:r w:rsidDel="00000000" w:rsidR="00000000" w:rsidRPr="00000000">
        <w:rPr>
          <w:color w:val="333333"/>
          <w:sz w:val="20"/>
          <w:szCs w:val="20"/>
          <w:rtl w:val="1"/>
        </w:rPr>
        <w:t xml:space="preserve">אפ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מקיף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און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ליין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במהירות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ובפשטות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0"/>
          <w:szCs w:val="20"/>
          <w:rtl w:val="1"/>
        </w:rPr>
        <w:t xml:space="preserve">. </w:t>
      </w:r>
      <w:r w:rsidDel="00000000" w:rsidR="00000000" w:rsidRPr="00000000">
        <w:rPr>
          <w:sz w:val="20"/>
          <w:szCs w:val="20"/>
          <w:rtl w:val="1"/>
        </w:rPr>
        <w:t xml:space="preserve">עורך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דין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הסכם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סודיות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אלעד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כהן</w:t>
      </w:r>
    </w:p>
    <w:p w:rsidR="00000000" w:rsidDel="00000000" w:rsidP="00000000" w:rsidRDefault="00000000" w:rsidRPr="00000000" w14:paraId="00000081">
      <w:pPr>
        <w:bidi w:val="1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rPr>
          <w:rFonts w:ascii="David" w:cs="David" w:eastAsia="David" w:hAnsi="David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jc w:val="center"/>
        <w:rPr>
          <w:rFonts w:ascii="David" w:cs="David" w:eastAsia="David" w:hAnsi="David"/>
          <w:sz w:val="42"/>
          <w:szCs w:val="42"/>
        </w:rPr>
      </w:pPr>
      <w:r w:rsidDel="00000000" w:rsidR="00000000" w:rsidRPr="00000000">
        <w:rPr>
          <w:rFonts w:ascii="David" w:cs="David" w:eastAsia="David" w:hAnsi="David"/>
          <w:sz w:val="42"/>
          <w:szCs w:val="42"/>
          <w:rtl w:val="1"/>
        </w:rPr>
        <w:t xml:space="preserve">הסכם</w:t>
      </w:r>
      <w:r w:rsidDel="00000000" w:rsidR="00000000" w:rsidRPr="00000000">
        <w:rPr>
          <w:rFonts w:ascii="David" w:cs="David" w:eastAsia="David" w:hAnsi="David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42"/>
          <w:szCs w:val="42"/>
          <w:rtl w:val="1"/>
        </w:rPr>
        <w:t xml:space="preserve">סודיות</w:t>
      </w:r>
      <w:r w:rsidDel="00000000" w:rsidR="00000000" w:rsidRPr="00000000">
        <w:rPr>
          <w:rFonts w:ascii="David" w:cs="David" w:eastAsia="David" w:hAnsi="David"/>
          <w:sz w:val="42"/>
          <w:szCs w:val="42"/>
          <w:rtl w:val="1"/>
        </w:rPr>
        <w:t xml:space="preserve"> - </w:t>
      </w:r>
      <w:r w:rsidDel="00000000" w:rsidR="00000000" w:rsidRPr="00000000">
        <w:rPr>
          <w:rFonts w:ascii="David" w:cs="David" w:eastAsia="David" w:hAnsi="David"/>
          <w:sz w:val="42"/>
          <w:szCs w:val="42"/>
          <w:rtl w:val="1"/>
        </w:rPr>
        <w:t xml:space="preserve">שאלות</w:t>
      </w:r>
      <w:r w:rsidDel="00000000" w:rsidR="00000000" w:rsidRPr="00000000">
        <w:rPr>
          <w:rFonts w:ascii="David" w:cs="David" w:eastAsia="David" w:hAnsi="David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42"/>
          <w:szCs w:val="42"/>
          <w:rtl w:val="1"/>
        </w:rPr>
        <w:t xml:space="preserve">ותשובות</w:t>
      </w:r>
    </w:p>
    <w:p w:rsidR="00000000" w:rsidDel="00000000" w:rsidP="00000000" w:rsidRDefault="00000000" w:rsidRPr="00000000" w14:paraId="00000084">
      <w:pPr>
        <w:bidi w:val="1"/>
        <w:rPr>
          <w:rFonts w:ascii="David" w:cs="David" w:eastAsia="David" w:hAnsi="David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rPr>
          <w:color w:val="333333"/>
          <w:sz w:val="24"/>
          <w:szCs w:val="24"/>
          <w:highlight w:val="white"/>
          <w:u w:val="single"/>
        </w:rPr>
      </w:pPr>
      <w:r w:rsidDel="00000000" w:rsidR="00000000" w:rsidRPr="00000000">
        <w:rPr>
          <w:color w:val="333333"/>
          <w:sz w:val="24"/>
          <w:szCs w:val="24"/>
          <w:highlight w:val="white"/>
          <w:u w:val="single"/>
          <w:rtl w:val="1"/>
        </w:rPr>
        <w:t xml:space="preserve">הסכם</w:t>
      </w:r>
      <w:r w:rsidDel="00000000" w:rsidR="00000000" w:rsidRPr="00000000">
        <w:rPr>
          <w:color w:val="333333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u w:val="single"/>
          <w:rtl w:val="1"/>
        </w:rPr>
        <w:t xml:space="preserve">סודיות</w:t>
      </w:r>
      <w:r w:rsidDel="00000000" w:rsidR="00000000" w:rsidRPr="00000000">
        <w:rPr>
          <w:color w:val="333333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u w:val="single"/>
          <w:rtl w:val="1"/>
        </w:rPr>
        <w:t xml:space="preserve">מה</w:t>
      </w:r>
      <w:r w:rsidDel="00000000" w:rsidR="00000000" w:rsidRPr="00000000">
        <w:rPr>
          <w:color w:val="333333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u w:val="single"/>
          <w:rtl w:val="1"/>
        </w:rPr>
        <w:t xml:space="preserve">זה</w:t>
      </w:r>
    </w:p>
    <w:p w:rsidR="00000000" w:rsidDel="00000000" w:rsidP="00000000" w:rsidRDefault="00000000" w:rsidRPr="00000000" w14:paraId="00000086">
      <w:pPr>
        <w:bidi w:val="1"/>
        <w:rPr>
          <w:color w:val="333333"/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הסכם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סודיות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היינו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הסכם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משפטי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מחייב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שנערך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בין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מוסר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ומקבל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המידע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ובו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הגדרות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של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המידע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הסודי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, 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התחייבויות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הצדדים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לשמירתו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ו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גם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סעיף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פיצוי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מוסכם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במידה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והמידע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הסודי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לא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ישמר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כראוי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. 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דוגמאות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להסכמי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סודיות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: 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הסכם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סודיות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סטארט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אפ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הסכם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סודיות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הדדי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הסכם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סודיות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קניין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רוחני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הסכם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סודיות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שכר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הסכם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סודיות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לעובד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rPr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ההגדרה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של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"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מידע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סודי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"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היא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שבעליו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מוסרו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קבעו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לגלותו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מלבד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מטעמו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דוגמא</w:t>
      </w:r>
      <w:r w:rsidDel="00000000" w:rsidR="00000000" w:rsidRPr="00000000">
        <w:rPr>
          <w:sz w:val="24"/>
          <w:szCs w:val="24"/>
          <w:rtl w:val="1"/>
        </w:rPr>
        <w:t xml:space="preserve">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במגזר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העסקי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סודות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מסחריים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מסמכים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לסוגיהם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קשרים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עסקיים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מתחרים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רעיונות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לפטנטים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וכו</w:t>
      </w:r>
      <w:r w:rsidDel="00000000" w:rsidR="00000000" w:rsidRPr="00000000">
        <w:rPr>
          <w:sz w:val="24"/>
          <w:szCs w:val="24"/>
          <w:rtl w:val="1"/>
        </w:rPr>
        <w:t xml:space="preserve">'. </w:t>
      </w:r>
      <w:r w:rsidDel="00000000" w:rsidR="00000000" w:rsidRPr="00000000">
        <w:rPr>
          <w:sz w:val="24"/>
          <w:szCs w:val="24"/>
          <w:rtl w:val="1"/>
        </w:rPr>
        <w:t xml:space="preserve">דוגמא</w:t>
      </w:r>
      <w:r w:rsidDel="00000000" w:rsidR="00000000" w:rsidRPr="00000000">
        <w:rPr>
          <w:sz w:val="24"/>
          <w:szCs w:val="24"/>
          <w:rtl w:val="1"/>
        </w:rPr>
        <w:t xml:space="preserve">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במסגרת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ומעביד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סודות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החברה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תוכניות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עתידיות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החברה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רשימת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החברה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וכיו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8">
      <w:pPr>
        <w:bidi w:val="1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rPr>
          <w:color w:val="333333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rPr>
          <w:color w:val="333333"/>
          <w:sz w:val="24"/>
          <w:szCs w:val="24"/>
          <w:highlight w:val="white"/>
          <w:u w:val="single"/>
        </w:rPr>
      </w:pPr>
      <w:r w:rsidDel="00000000" w:rsidR="00000000" w:rsidRPr="00000000">
        <w:rPr>
          <w:color w:val="333333"/>
          <w:sz w:val="24"/>
          <w:szCs w:val="24"/>
          <w:highlight w:val="white"/>
          <w:u w:val="single"/>
          <w:rtl w:val="1"/>
        </w:rPr>
        <w:t xml:space="preserve">מה</w:t>
      </w:r>
      <w:r w:rsidDel="00000000" w:rsidR="00000000" w:rsidRPr="00000000">
        <w:rPr>
          <w:color w:val="333333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u w:val="single"/>
          <w:rtl w:val="1"/>
        </w:rPr>
        <w:t xml:space="preserve">צריך</w:t>
      </w:r>
      <w:r w:rsidDel="00000000" w:rsidR="00000000" w:rsidRPr="00000000">
        <w:rPr>
          <w:color w:val="333333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u w:val="single"/>
          <w:rtl w:val="1"/>
        </w:rPr>
        <w:t xml:space="preserve">לכלול</w:t>
      </w:r>
      <w:r w:rsidDel="00000000" w:rsidR="00000000" w:rsidRPr="00000000">
        <w:rPr>
          <w:color w:val="333333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u w:val="single"/>
          <w:rtl w:val="1"/>
        </w:rPr>
        <w:t xml:space="preserve">הסכם</w:t>
      </w:r>
      <w:r w:rsidDel="00000000" w:rsidR="00000000" w:rsidRPr="00000000">
        <w:rPr>
          <w:color w:val="333333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u w:val="single"/>
          <w:rtl w:val="1"/>
        </w:rPr>
        <w:t xml:space="preserve">סודיות</w:t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bidi w:val="1"/>
        <w:spacing w:line="240" w:lineRule="auto"/>
        <w:ind w:left="1440" w:right="809.5275590551182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הגדרת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הצדדים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תחילה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להגדיר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הצדדים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להסכם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סודיות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יחסי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הכוחות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ביניהם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bidi w:val="1"/>
        <w:spacing w:line="240" w:lineRule="auto"/>
        <w:ind w:left="1440" w:right="809.5275590551182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הגדרת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סודי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המידע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הסודי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שמוסר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המידע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מעוניין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לשמור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במסגרת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סודיות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bidi w:val="1"/>
        <w:spacing w:line="240" w:lineRule="auto"/>
        <w:ind w:left="1440" w:right="809.5275590551182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תוקף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הסודיות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מהי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תקופת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התחייבות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הצדדים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לשמירת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הסודי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bidi w:val="1"/>
        <w:spacing w:line="240" w:lineRule="auto"/>
        <w:ind w:left="1440" w:right="809.5275590551182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התחייבות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המידע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התחייבויות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כגון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כיצד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לשמור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פיזית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המידע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bidi w:val="1"/>
        <w:spacing w:line="240" w:lineRule="auto"/>
        <w:ind w:left="1440" w:right="809.5275590551182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פיצוי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מוסכם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במידה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התרשל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בשמירת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ובוצעה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עוולת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גזל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מסחרי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כמפורט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בהוראות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מסחריות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תשנ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ט</w:t>
      </w:r>
      <w:r w:rsidDel="00000000" w:rsidR="00000000" w:rsidRPr="00000000">
        <w:rPr>
          <w:sz w:val="24"/>
          <w:szCs w:val="24"/>
          <w:rtl w:val="1"/>
        </w:rPr>
        <w:t xml:space="preserve">-1999.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bidi w:val="1"/>
        <w:spacing w:line="240" w:lineRule="auto"/>
        <w:ind w:left="1440" w:right="809.5275590551182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אכיפת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הסודיות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במקרה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הפרה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רשאי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מוסכם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הצדדים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לדון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במקרה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סודיות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לדוגמא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בית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משפט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בורר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מגשר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91">
      <w:pPr>
        <w:bidi w:val="1"/>
        <w:spacing w:line="240" w:lineRule="auto"/>
        <w:ind w:right="809.5275590551182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spacing w:line="240" w:lineRule="auto"/>
        <w:ind w:right="809.5275590551182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1"/>
        </w:rPr>
        <w:t xml:space="preserve">האם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אני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מחויב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לשמור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על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סודות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המעסיק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במידה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ולא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חתמתי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על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הסכם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סודיות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3">
      <w:pPr>
        <w:bidi w:val="1"/>
        <w:spacing w:line="240" w:lineRule="auto"/>
        <w:ind w:right="809.5275590551182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כן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ההלכה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בישראל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קובעת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משמעית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למעסיק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להחתים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עובדיו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סודיות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סעיפי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סודיות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בהסכם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חובתו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העובד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לשמור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סודותיו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המעסיק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נובעת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מחובת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הנאמנות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האמון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ותום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שהעובד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מעסיקו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חובתו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לסודיות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שסיים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אצל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המעסיק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והעובד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חובתו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יהא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לתבוע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לפיצויים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עקב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גזל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מסחרי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4">
      <w:pPr>
        <w:bidi w:val="1"/>
        <w:spacing w:line="240" w:lineRule="auto"/>
        <w:ind w:right="809.5275590551182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spacing w:line="240" w:lineRule="auto"/>
        <w:ind w:right="809.5275590551182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spacing w:line="240" w:lineRule="auto"/>
        <w:ind w:right="809.5275590551182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1"/>
        </w:rPr>
        <w:t xml:space="preserve">חתמתי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על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הסכם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אי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תחרות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האם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אני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מחויב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?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7">
      <w:pPr>
        <w:bidi w:val="1"/>
        <w:spacing w:line="240" w:lineRule="auto"/>
        <w:ind w:right="809.5275590551182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התשובה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מוחלטת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התנגשות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זכות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העיסוק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העובד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זכות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המעסיק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לשמירה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מסחריים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ועקרון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פקטה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סונט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סרבנדה</w:t>
      </w:r>
      <w:r w:rsidDel="00000000" w:rsidR="00000000" w:rsidRPr="00000000">
        <w:rPr>
          <w:color w:val="202124"/>
          <w:sz w:val="24"/>
          <w:szCs w:val="24"/>
          <w:highlight w:val="white"/>
          <w:rtl w:val="1"/>
        </w:rPr>
        <w:t xml:space="preserve">" (</w:t>
      </w:r>
      <w:r w:rsidDel="00000000" w:rsidR="00000000" w:rsidRPr="00000000">
        <w:rPr>
          <w:sz w:val="24"/>
          <w:szCs w:val="24"/>
          <w:rtl w:val="1"/>
        </w:rPr>
        <w:t xml:space="preserve">חוזים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לקיים</w:t>
      </w:r>
      <w:r w:rsidDel="00000000" w:rsidR="00000000" w:rsidRPr="00000000">
        <w:rPr>
          <w:sz w:val="24"/>
          <w:szCs w:val="24"/>
          <w:rtl w:val="1"/>
        </w:rPr>
        <w:t xml:space="preserve">). </w:t>
      </w:r>
      <w:r w:rsidDel="00000000" w:rsidR="00000000" w:rsidRPr="00000000">
        <w:rPr>
          <w:sz w:val="24"/>
          <w:szCs w:val="24"/>
          <w:rtl w:val="1"/>
        </w:rPr>
        <w:t xml:space="preserve">לכן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לבחון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לגופו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לדוגמא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האם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העובד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מענק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מיוחד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התחייבותו</w:t>
      </w:r>
      <w:r w:rsidDel="00000000" w:rsidR="00000000" w:rsidRPr="00000000">
        <w:rPr>
          <w:sz w:val="24"/>
          <w:szCs w:val="24"/>
          <w:rtl w:val="1"/>
        </w:rPr>
        <w:t xml:space="preserve">? </w:t>
      </w:r>
      <w:r w:rsidDel="00000000" w:rsidR="00000000" w:rsidRPr="00000000">
        <w:rPr>
          <w:sz w:val="24"/>
          <w:szCs w:val="24"/>
          <w:rtl w:val="1"/>
        </w:rPr>
        <w:t xml:space="preserve">האם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בוצעה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הכשרה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יקרה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ומיוחדת</w:t>
      </w:r>
      <w:r w:rsidDel="00000000" w:rsidR="00000000" w:rsidRPr="00000000">
        <w:rPr>
          <w:sz w:val="24"/>
          <w:szCs w:val="24"/>
          <w:rtl w:val="1"/>
        </w:rPr>
        <w:t xml:space="preserve">? </w:t>
      </w:r>
      <w:r w:rsidDel="00000000" w:rsidR="00000000" w:rsidRPr="00000000">
        <w:rPr>
          <w:sz w:val="24"/>
          <w:szCs w:val="24"/>
          <w:rtl w:val="1"/>
        </w:rPr>
        <w:t xml:space="preserve">לאיזה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תקופת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הקפאה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מחויב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העובד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בהסכם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תחרות</w:t>
      </w:r>
      <w:r w:rsidDel="00000000" w:rsidR="00000000" w:rsidRPr="00000000">
        <w:rPr>
          <w:sz w:val="24"/>
          <w:szCs w:val="24"/>
          <w:rtl w:val="1"/>
        </w:rPr>
        <w:t xml:space="preserve">?  </w:t>
      </w:r>
      <w:r w:rsidDel="00000000" w:rsidR="00000000" w:rsidRPr="00000000">
        <w:rPr>
          <w:sz w:val="24"/>
          <w:szCs w:val="24"/>
          <w:rtl w:val="1"/>
        </w:rPr>
        <w:t xml:space="preserve">להלן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דוגמאות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לסוגי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הסכמי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תחרות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הסכם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סודיות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ואי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תחרות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הסכם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אי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תחרות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פרילנסר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הסכם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אי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תחרות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בין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שותפים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98">
      <w:pPr>
        <w:bidi w:val="1"/>
        <w:jc w:val="both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9A">
      <w:pPr>
        <w:bidi w:val="1"/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9B">
      <w:pPr>
        <w:spacing w:after="240" w:lineRule="auto"/>
        <w:ind w:right="-40.8661417322827" w:firstLine="720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David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